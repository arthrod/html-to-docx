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ms-word.commentsExtended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mc:Ignorable="w14 w15">
  <w:body>
    <!-- Paragraph 1: Normal text -->
    <w:p w14:paraId="00000001" w14:textId="00000001">
      <w:r>
        <w:t>This is a normal paragraph with no tracked changes or comments.</w:t>
      </w:r>
    </w:p>
    <!-- Paragraph 2: Contains a tracked insertion -->
    <w:p w14:paraId="00000002" w14:textId="00000002">
      <w:r>
        <w:t xml:space="preserve">The project </w:t>
      </w:r>
      <w:ins w:id="1" w:author="Jane Doe" w:date="2024-06-15T10:30:00Z">
        <w:r>
          <w:t>has been completed</w:t>
        </w:r>
      </w:ins>
      <w:r>
        <w:t xml:space="preserve"> on schedule.</w:t>
      </w:r>
    </w:p>
    <!-- Paragraph 3: Contains a tracked deletion -->
    <w:p w14:paraId="00000003" w14:textId="00000003">
      <w:r>
        <w:t xml:space="preserve">Some </w:t>
      </w:r>
      <w:del w:id="2" w:author="Joe Smith" w:date="2024-06-15T12:50:00Z">
        <w:r>
          <w:delText xml:space="preserve">unnecessary </w:delText>
        </w:r>
      </w:del>
      <w:r>
        <w:t>text remains here.</w:t>
      </w:r>
    </w:p>
    <!-- Paragraph 4: Contains adjacent deletion and insertion (replacement) -->
    <w:p w14:paraId="00000004" w14:textId="00000004">
      <w:r>
        <w:t xml:space="preserve">We </w:t>
      </w:r>
      <w:del w:id="3" w:author="Editor" w:date="2024-06-15T09:00:00Z">
        <w:r>
          <w:delText>will deliver</w:delText>
        </w:r>
      </w:del>
      <w:ins w:id="4" w:author="Editor" w:date="2024-06-15T09:00:00Z">
        <w:r>
          <w:t>have delivered</w:t>
        </w:r>
      </w:ins>
      <w:r>
        <w:t xml:space="preserve"> the final report.</w:t>
      </w:r>
    </w:p>
    <!-- Paragraph 5: Contains a comment on a text range -->
    <w:p w14:paraId="00000005" w14:textId="00000005">
      <w:r>
        <w:t xml:space="preserve">Please review </w:t>
      </w:r>
      <w:commentRangeStart w:id="10"/>
      <w:r>
        <w:t>this section carefully</w:t>
      </w:r>
      <w:commentRangeEnd w:id="10"/>
      <w:r>
        <w:rPr>
          <w:rStyle w:val="CommentReference"/>
        </w:rPr>
        <w:commentReference w:id="10"/>
      </w:r>
      <w:r>
        <w:t xml:space="preserve"> before submitting.</w:t>
      </w:r>
    </w:p>
    <!-- Paragraph 6: Contains a comment with a threaded reply -->
    <w:p w14:paraId="00000006" w14:textId="00000006">
      <w:commentRangeStart w:id="11"/>
      <w:r>
        <w:t>The budget figures need updating for Q3.</w:t>
      </w:r>
      <w:commentRangeEnd w:id="11"/>
      <w:r>
        <w:rPr>
          <w:rStyle w:val="CommentReference"/>
        </w:rPr>
        <w:commentReference w:id="11"/>
      </w:r>
    </w:p>
    <!-- Paragraph 7: Contains a resolved comment -->
    <w:p w14:paraId="00000007" w14:textId="00000007">
      <w:commentRangeStart w:id="13"/>
      <w:r>
        <w:t>Fixed the typo in the introduction.</w:t>
      </w:r>
      <w:commentRangeEnd w:id="13"/>
      <w:r>
        <w:rPr>
          <w:rStyle w:val="CommentReference"/>
        </w:rPr>
        <w:commentReference w:id="13"/>
      </w:r>
    </w:p>
    <!-- Paragraph 8: Mixed - insertion with overlapping comment -->
    <w:p w14:paraId="00000008" w14:textId="00000008">
      <w:r>
        <w:t xml:space="preserve">The deadline is </w:t>
      </w:r>
      <w:commentRangeStart w:id="14"/>
      <w:ins w:id="5" w:author="Manager" w:date="2024-06-16T08:00:00Z">
        <w:r>
          <w:t>next Friday</w:t>
        </w:r>
      </w:ins>
      <w:commentRangeEnd w:id="14"/>
      <w:r>
        <w:rPr>
          <w:rStyle w:val="CommentReference"/>
        </w:rPr>
        <w:commentReference w:id="14"/>
      </w:r>
      <w:r>
        <w:t>.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r="http://schemas.openxmlformats.org/officeDocument/2006/relationships">
  <!-- Comment 10: Basic comment on "this section carefully" -->
  <w:comment w:id="10" w:author="Alice Johnson" w:initials="AJ" w:date="2024-06-15T10:00:00Z">
    <w:p w14:paraId="0000C010" w14:textId="0000T010">
      <w:pPr>
        <w:pStyle w:val="CommentText"/>
      </w:pPr>
      <w:r>
        <w:rPr>
          <w:rStyle w:val="CommentReference"/>
        </w:rPr>
        <w:annotationRef/>
      </w:r>
      <w:r>
        <w:t>This section needs more supporting data. Please add references.</w:t>
      </w:r>
    </w:p>
  </w:comment>
  <!-- Comment 11: Top-level comment on budget figures (has a reply) -->
  <w:comment w:id="11" w:author="Alice Johnson" w:initials="AJ" w:date="2024-06-15T14:00:00Z">
    <w:p w14:paraId="0000C011" w14:textId="0000T011">
      <w:pPr>
        <w:pStyle w:val="CommentText"/>
      </w:pPr>
      <w:r>
        <w:rPr>
          <w:rStyle w:val="CommentReference"/>
        </w:rPr>
        <w:annotationRef/>
      </w:r>
      <w:r>
        <w:t>These numbers are from Q2. Can you update them to Q3?</w:t>
      </w:r>
    </w:p>
  </w:comment>
  <!-- Comment 12: Reply to comment 11 (threaded) -->
  <w:comment w:id="12" w:author="Bob Williams" w:initials="BW" w:date="2024-06-15T15:30:00Z">
    <w:p w14:paraId="0000C012" w14:textId="0000T012">
      <w:pPr>
        <w:pStyle w:val="CommentText"/>
      </w:pPr>
      <w:r>
        <w:rPr>
          <w:rStyle w:val="CommentReference"/>
        </w:rPr>
        <w:annotationRef/>
      </w:r>
      <w:r>
        <w:t>Sure, I will update the figures by end of day.</w:t>
      </w:r>
    </w:p>
  </w:comment>
  <!-- Comment 13: Resolved comment -->
  <w:comment w:id="13" w:author="Carol Davis" w:initials="CD" w:date="2024-06-14T09:00:00Z">
    <w:p w14:paraId="0000C013" w14:textId="0000T013">
      <w:pPr>
        <w:pStyle w:val="CommentText"/>
      </w:pPr>
      <w:r>
        <w:rPr>
          <w:rStyle w:val="CommentReference"/>
        </w:rPr>
        <w:annotationRef/>
      </w:r>
      <w:r>
        <w:t>Good catch, typo has been fixed.</w:t>
      </w:r>
    </w:p>
  </w:comment>
  <!-- Comment 14: Comment on inserted text (mixed scenario) -->
  <w:comment w:id="14" w:author="Alice Johnson" w:initials="AJ" w:date="2024-06-16T08:15:00Z">
    <w:p w14:paraId="0000C014" w14:textId="0000T014">
      <w:pPr>
        <w:pStyle w:val="CommentText"/>
      </w:pPr>
      <w:r>
        <w:rPr>
          <w:rStyle w:val="CommentReference"/>
        </w:rPr>
        <w:annotationRef/>
      </w:r>
      <w:r>
        <w:t>Please confirm this deadline with the client.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!-- Comment 10: top-level, open -->
  <w15:commentEx w15:paraId="0000C010" w15:done="0"/>
  <!-- Comment 11: top-level, open (has reply) -->
  <w15:commentEx w15:paraId="0000C011" w15:done="0"/>
  <!-- Comment 12: reply to comment 11 -->
  <w15:commentEx w15:paraId="0000C012" w15:paraIdParent="0000C011" w15:done="0"/>
  <!-- Comment 13: resolved -->
  <w15:commentEx w15:paraId="0000C013" w15:done="1"/>
  <!-- Comment 14: top-level, open -->
  <w15:commentEx w15:paraId="0000C014" w15:done="0"/>
</w15:commentsEx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>
  <w:zoom w:percent="100"/>
  <w:defaultTabStop w:val="720"/>
  <w:trackRevisions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comments" Target="comments.xml"/>
  <Relationship Id="rId5" Type="http://schemas.microsoft.com/office/2011/relationships/commentsExtended" Target="commentsExtended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Reference: Tracked Changes and Comments</dc:title>
  <dc:creator>html-to-docx test fixture generator</dc:creator>
  <dc:description>Reference DOCX with tracked changes (insertions, deletions) and threaded comments</dc:description>
  <dcterms:created xsi:type="dcterms:W3CDTF">2024-06-15T08:00:00Z</dcterms:created>
  <dcterms:modified xsi:type="dcterms:W3CDTF">2024-06-16T10:00:00Z</dcterms:modified>
</cp:coreProperties>
</file>